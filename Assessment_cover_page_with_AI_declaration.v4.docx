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F9FF" w14:textId="2BBCF3D0" w:rsidR="0051184F" w:rsidRDefault="00E73B14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hidden="0" allowOverlap="1" wp14:anchorId="6BEA538D" wp14:editId="17944A1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D614A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B83197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5A72B8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A538D" id="Group 1728545881" o:spid="_x0000_s1026" style="position:absolute;margin-left:33.75pt;margin-top:-92.15pt;width:18pt;height:819.15pt;z-index:25165670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1DD614A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05B83197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405A72B8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hidden="0" allowOverlap="1" wp14:anchorId="2EEA8C80" wp14:editId="771CDCEB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11A073" w14:textId="77777777" w:rsidR="0051184F" w:rsidRDefault="00E73B14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59"/>
      </w:tblGrid>
      <w:tr w:rsidR="0024408F" w14:paraId="465F2D17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CF715E" w14:textId="77777777" w:rsidR="0024408F" w:rsidRDefault="0024408F">
            <w:pPr>
              <w:spacing w:line="480" w:lineRule="auto"/>
              <w:rPr>
                <w:ins w:id="0" w:author="naomie mboma" w:date="2026-04-19T22:07:00Z" w16du:dateUtc="2026-04-19T21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 w14:paraId="5387232B" w14:textId="4B745A1A" w:rsidR="00E50787" w:rsidRDefault="00036BB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" w:author="Ciaran Lynch" w:date="2026-09-28T18:49:00Z" w16du:dateUtc="2026-09-28T17:49:00Z">
              <w:r>
                <w:rPr>
                  <w:i/>
                  <w:color w:val="156082"/>
                  <w:sz w:val="32"/>
                  <w:szCs w:val="32"/>
                </w:rPr>
                <w:t>Ciaran Lynch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25D0A42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48CAC1B5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F719F91" w14:textId="77777777" w:rsidR="0024408F" w:rsidRDefault="0024408F">
            <w:pPr>
              <w:spacing w:line="480" w:lineRule="auto"/>
              <w:rPr>
                <w:ins w:id="2" w:author="naomie mboma" w:date="2026-04-19T22:07:00Z" w16du:dateUtc="2026-04-19T21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 w14:paraId="4C519E27" w14:textId="296CF1F2" w:rsidR="00E50787" w:rsidRDefault="00036BB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3" w:author="Ciaran Lynch" w:date="2026-09-28T18:49:00Z" w16du:dateUtc="2026-09-28T17:49:00Z">
              <w:r>
                <w:rPr>
                  <w:i/>
                  <w:color w:val="156082"/>
                  <w:sz w:val="32"/>
                  <w:szCs w:val="32"/>
                </w:rPr>
                <w:t>Sba226096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22D23FE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2E212527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085BBF" w14:textId="77777777" w:rsidR="0024408F" w:rsidRDefault="0024408F">
            <w:pPr>
              <w:spacing w:line="480" w:lineRule="auto"/>
              <w:rPr>
                <w:ins w:id="4" w:author="naomie mboma" w:date="2026-04-19T22:07:00Z" w16du:dateUtc="2026-04-19T21:07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 w14:paraId="65973FB0" w14:textId="2972612F" w:rsidR="00036BB6" w:rsidRPr="00036BB6" w:rsidRDefault="00036BB6" w:rsidP="00036BB6">
            <w:pPr>
              <w:spacing w:line="480" w:lineRule="auto"/>
              <w:rPr>
                <w:ins w:id="5" w:author="Ciaran Lynch" w:date="2026-09-28T18:51:00Z"/>
                <w:b/>
                <w:bCs/>
                <w:i/>
                <w:color w:val="156082"/>
                <w:sz w:val="32"/>
                <w:szCs w:val="32"/>
              </w:rPr>
            </w:pPr>
            <w:ins w:id="6" w:author="Ciaran Lynch" w:date="2026-09-28T18:51:00Z">
              <w:r w:rsidRPr="00036BB6">
                <w:rPr>
                  <w:b/>
                  <w:bCs/>
                  <w:i/>
                  <w:color w:val="156082"/>
                  <w:sz w:val="32"/>
                  <w:szCs w:val="32"/>
                </w:rPr>
                <w:t>Statistical Techniques</w:t>
              </w:r>
            </w:ins>
            <w:ins w:id="7" w:author="Ciaran Lynch" w:date="2026-09-28T18:51:00Z" w16du:dateUtc="2026-09-28T17:51:00Z">
              <w:r>
                <w:rPr>
                  <w:b/>
                  <w:bCs/>
                  <w:i/>
                  <w:color w:val="156082"/>
                  <w:sz w:val="32"/>
                  <w:szCs w:val="32"/>
                </w:rPr>
                <w:t xml:space="preserve"> </w:t>
              </w:r>
            </w:ins>
            <w:ins w:id="8" w:author="Ciaran Lynch" w:date="2026-09-28T18:51:00Z">
              <w:r w:rsidRPr="00036BB6">
                <w:rPr>
                  <w:b/>
                  <w:bCs/>
                  <w:i/>
                  <w:color w:val="156082"/>
                  <w:sz w:val="32"/>
                  <w:szCs w:val="32"/>
                </w:rPr>
                <w:t>for Data Analysis</w:t>
              </w:r>
            </w:ins>
          </w:p>
          <w:p w14:paraId="25760F1A" w14:textId="03BFC948" w:rsidR="00E50787" w:rsidRDefault="00E50787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2E23D3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6FA45D14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2B2E61" w14:textId="77777777" w:rsidR="0024408F" w:rsidRDefault="0024408F">
            <w:pPr>
              <w:spacing w:line="480" w:lineRule="auto"/>
              <w:rPr>
                <w:ins w:id="9" w:author="naomie mboma" w:date="2026-04-19T22:10:00Z" w16du:dateUtc="2026-04-19T21:10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489B184B" w14:textId="48A6CD47" w:rsidR="00E50787" w:rsidRDefault="00036BB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0" w:author="Ciaran Lynch" w:date="2026-09-28T18:52:00Z">
              <w:r w:rsidRPr="00036BB6">
                <w:rPr>
                  <w:i/>
                  <w:color w:val="156082"/>
                  <w:sz w:val="32"/>
                  <w:szCs w:val="32"/>
                </w:rPr>
                <w:t>Individual CA1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00FFC7E5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60AB0230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A3412A" w14:textId="77777777" w:rsidR="0024408F" w:rsidRDefault="0024408F">
            <w:pPr>
              <w:spacing w:line="480" w:lineRule="auto"/>
              <w:rPr>
                <w:ins w:id="11" w:author="naomie mboma" w:date="2026-04-19T22:10:00Z" w16du:dateUtc="2026-04-19T21:10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0F93ADA6" w14:textId="55D5A17A" w:rsidR="00E50787" w:rsidRDefault="00036BB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2" w:author="Ciaran Lynch" w:date="2026-09-28T18:51:00Z">
              <w:r w:rsidRPr="00036BB6">
                <w:rPr>
                  <w:b/>
                  <w:bCs/>
                  <w:i/>
                  <w:color w:val="156082"/>
                  <w:sz w:val="32"/>
                  <w:szCs w:val="32"/>
                </w:rPr>
                <w:t>Cristiani Eccher 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F796F2E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4E5581C9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8415D4" w14:textId="77777777" w:rsidR="0024408F" w:rsidRDefault="0024408F">
            <w:pPr>
              <w:spacing w:line="480" w:lineRule="auto"/>
              <w:rPr>
                <w:ins w:id="13" w:author="naomie mboma" w:date="2026-04-19T22:08:00Z" w16du:dateUtc="2026-04-19T21:08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1B7FDA69" w14:textId="5567545C" w:rsidR="00E50787" w:rsidRDefault="00036BB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4" w:author="Ciaran Lynch" w:date="2026-09-28T18:52:00Z" w16du:dateUtc="2026-09-28T17:52:00Z">
              <w:r>
                <w:rPr>
                  <w:i/>
                  <w:color w:val="156082"/>
                  <w:sz w:val="32"/>
                  <w:szCs w:val="32"/>
                </w:rPr>
                <w:t>01/11/2026</w:t>
              </w:r>
            </w:ins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2EAA1FF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14:paraId="056D6F5B" w14:textId="77777777" w:rsidTr="0024408F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7A957A" w14:textId="77777777" w:rsidR="0024408F" w:rsidRDefault="0024408F">
            <w:pPr>
              <w:spacing w:line="480" w:lineRule="auto"/>
              <w:rPr>
                <w:ins w:id="15" w:author="naomie mboma" w:date="2026-04-19T22:08:00Z" w16du:dateUtc="2026-04-19T21:08:00Z"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lastRenderedPageBreak/>
              <w:t>Date of Submission</w:t>
            </w:r>
          </w:p>
          <w:p w14:paraId="4160E72B" w14:textId="54C2C497" w:rsidR="00E50787" w:rsidRDefault="0011636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24/10/2026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D912CB8" w14:textId="77777777" w:rsidR="0024408F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406FCFDF" w14:textId="77777777" w:rsidR="0051184F" w:rsidRDefault="00E73B14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 w14:paraId="4380BBF5" w14:textId="3DE91905" w:rsidR="0051184F" w:rsidRPr="00670734" w:rsidRDefault="00E73B14">
      <w:pPr>
        <w:rPr>
          <w:b/>
          <w:sz w:val="28"/>
          <w:szCs w:val="28"/>
        </w:rPr>
        <w:sectPr w:rsidR="0051184F" w:rsidRPr="00670734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sz w:val="28"/>
          <w:szCs w:val="28"/>
        </w:rPr>
        <w:t xml:space="preserve">I acknowledge the use of </w:t>
      </w:r>
      <w:ins w:id="16" w:author="Ciaran Lynch" w:date="2026-09-28T19:01:00Z" w16du:dateUtc="2026-09-28T18:01:00Z">
        <w:r w:rsidR="00F756E9">
          <w:rPr>
            <w:b/>
            <w:sz w:val="28"/>
            <w:szCs w:val="28"/>
          </w:rPr>
          <w:t>Microsoft 365 Copilot</w:t>
        </w:r>
      </w:ins>
      <w:r>
        <w:rPr>
          <w:sz w:val="28"/>
          <w:szCs w:val="28"/>
        </w:rPr>
        <w:t xml:space="preserve"> for the purpose of </w:t>
      </w:r>
      <w:proofErr w:type="gramStart"/>
      <w:ins w:id="17" w:author="Ciaran Lynch" w:date="2026-09-28T19:01:00Z" w16du:dateUtc="2026-09-28T18:01:00Z">
        <w:r w:rsidR="00F756E9">
          <w:rPr>
            <w:b/>
            <w:sz w:val="28"/>
            <w:szCs w:val="28"/>
          </w:rPr>
          <w:t>brainstorming,  explaining</w:t>
        </w:r>
        <w:proofErr w:type="gramEnd"/>
        <w:r w:rsidR="00F756E9">
          <w:rPr>
            <w:b/>
            <w:sz w:val="28"/>
            <w:szCs w:val="28"/>
          </w:rPr>
          <w:t xml:space="preserve"> </w:t>
        </w:r>
      </w:ins>
      <w:ins w:id="18" w:author="Ciaran Lynch" w:date="2026-09-28T19:02:00Z" w16du:dateUtc="2026-09-28T18:02:00Z">
        <w:r w:rsidR="00F756E9">
          <w:rPr>
            <w:b/>
            <w:sz w:val="28"/>
            <w:szCs w:val="28"/>
          </w:rPr>
          <w:t xml:space="preserve">statistical concepts, debugging Python code, reviewing notebook structure and </w:t>
        </w:r>
      </w:ins>
      <w:ins w:id="19" w:author="Ciaran Lynch" w:date="2026-09-28T19:03:00Z" w16du:dateUtc="2026-09-28T18:03:00Z">
        <w:r w:rsidR="00F756E9">
          <w:rPr>
            <w:b/>
            <w:sz w:val="28"/>
            <w:szCs w:val="28"/>
          </w:rPr>
          <w:t>report planning</w:t>
        </w:r>
      </w:ins>
      <w:r w:rsidR="0024408F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29541C15" wp14:editId="123C3B55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27131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25D3EF2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</w:rPr>
                              <w:t>taken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from a third party or other source. </w:t>
                            </w:r>
                          </w:p>
                          <w:p w14:paraId="4E446ABB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31BF7735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1C15" id="Rectangle 1728545882" o:spid="_x0000_s1031" style="position:absolute;margin-left:0;margin-top:38.75pt;width:456.75pt;height:226.5pt;z-index:2516577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227131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25D3EF2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</w:r>
                      <w:proofErr w:type="gramStart"/>
                      <w:r>
                        <w:rPr>
                          <w:color w:val="000000"/>
                          <w:sz w:val="28"/>
                        </w:rPr>
                        <w:t>taken</w:t>
                      </w:r>
                      <w:proofErr w:type="gramEnd"/>
                      <w:r>
                        <w:rPr>
                          <w:color w:val="000000"/>
                          <w:sz w:val="28"/>
                        </w:rPr>
                        <w:t xml:space="preserve"> from a third party or other source. </w:t>
                      </w:r>
                    </w:p>
                    <w:p w14:paraId="4E446ABB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31BF7735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355C16D" w14:textId="77777777" w:rsidR="0051184F" w:rsidRDefault="0051184F" w:rsidP="00670734"/>
    <w:sectPr w:rsidR="0051184F" w:rsidSect="003F6056"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75CFB" w14:textId="77777777" w:rsidR="00417994" w:rsidRDefault="00417994">
      <w:pPr>
        <w:spacing w:after="0" w:line="240" w:lineRule="auto"/>
      </w:pPr>
      <w:r>
        <w:separator/>
      </w:r>
    </w:p>
  </w:endnote>
  <w:endnote w:type="continuationSeparator" w:id="0">
    <w:p w14:paraId="272CFE1D" w14:textId="77777777" w:rsidR="00417994" w:rsidRDefault="00417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053B0C-FFB0-4CEF-8629-3F142FB070E8}"/>
    <w:embedBold r:id="rId2" w:fontKey="{777E9963-C8F8-4F46-AB61-4C14A2DA751F}"/>
    <w:embedItalic r:id="rId3" w:fontKey="{3E4A22EA-2B29-47C4-B919-4C0761B4A3D9}"/>
    <w:embedBoldItalic r:id="rId4" w:fontKey="{14A74FDA-8CEA-4975-8CD1-085F03C8087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B6484D7-5FF9-46D5-94DC-8F291B994F8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EB540A58-0B83-4FA1-9EB2-64996EC8F6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E77A1" w14:textId="77777777" w:rsidR="0051184F" w:rsidRDefault="00E73B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2440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EB2C5" w14:textId="77777777" w:rsidR="00417994" w:rsidRDefault="00417994">
      <w:pPr>
        <w:spacing w:after="0" w:line="240" w:lineRule="auto"/>
      </w:pPr>
      <w:r>
        <w:separator/>
      </w:r>
    </w:p>
  </w:footnote>
  <w:footnote w:type="continuationSeparator" w:id="0">
    <w:p w14:paraId="055F7B9B" w14:textId="77777777" w:rsidR="00417994" w:rsidRDefault="00417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450">
    <w:abstractNumId w:val="2"/>
  </w:num>
  <w:num w:numId="2" w16cid:durableId="800072569">
    <w:abstractNumId w:val="1"/>
  </w:num>
  <w:num w:numId="3" w16cid:durableId="728696014">
    <w:abstractNumId w:val="4"/>
  </w:num>
  <w:num w:numId="4" w16cid:durableId="1057824889">
    <w:abstractNumId w:val="0"/>
  </w:num>
  <w:num w:numId="5" w16cid:durableId="716047706">
    <w:abstractNumId w:val="5"/>
  </w:num>
  <w:num w:numId="6" w16cid:durableId="72032500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omie mboma">
    <w15:presenceInfo w15:providerId="Windows Live" w15:userId="a58694736b7c72bf"/>
  </w15:person>
  <w15:person w15:author="Ciaran Lynch">
    <w15:presenceInfo w15:providerId="Windows Live" w15:userId="73ccdb94aca42c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4F"/>
    <w:rsid w:val="00036BB6"/>
    <w:rsid w:val="0011636A"/>
    <w:rsid w:val="0024408F"/>
    <w:rsid w:val="00271667"/>
    <w:rsid w:val="003E1F7C"/>
    <w:rsid w:val="003F6056"/>
    <w:rsid w:val="00417994"/>
    <w:rsid w:val="004D5558"/>
    <w:rsid w:val="004F45F2"/>
    <w:rsid w:val="004F5038"/>
    <w:rsid w:val="0051184F"/>
    <w:rsid w:val="0058161A"/>
    <w:rsid w:val="00670734"/>
    <w:rsid w:val="006875B4"/>
    <w:rsid w:val="0083577C"/>
    <w:rsid w:val="00891F35"/>
    <w:rsid w:val="00912193"/>
    <w:rsid w:val="009E1379"/>
    <w:rsid w:val="00A034FB"/>
    <w:rsid w:val="00BF3DF7"/>
    <w:rsid w:val="00C0515F"/>
    <w:rsid w:val="00D80538"/>
    <w:rsid w:val="00DA61F3"/>
    <w:rsid w:val="00DB4F8F"/>
    <w:rsid w:val="00E50787"/>
    <w:rsid w:val="00E73B14"/>
    <w:rsid w:val="00F756E9"/>
    <w:rsid w:val="00F9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9521"/>
  <w15:docId w15:val="{7A547A0E-EF38-4FE9-A45A-EE2F01A6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2"/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722"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722"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E6072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90C88"/>
    <w:rPr>
      <w:rFonts w:ascii="Calibri" w:hAnsi="Calibri"/>
    </w:r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A034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Props1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2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Ciaran Lynch</cp:lastModifiedBy>
  <cp:revision>7</cp:revision>
  <dcterms:created xsi:type="dcterms:W3CDTF">2026-09-28T17:41:00Z</dcterms:created>
  <dcterms:modified xsi:type="dcterms:W3CDTF">2026-10-24T15:10:00Z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